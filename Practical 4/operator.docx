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SEM: IV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Sec: B(B2)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no. 4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7314453125" w:line="264.3717384338379" w:lineRule="auto"/>
        <w:ind w:left="1458.4800720214844" w:right="706.317138671875" w:hanging="18.480072021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single"/>
          <w:shd w:fill="auto" w:val="clear"/>
          <w:vertAlign w:val="baseline"/>
          <w:rtl w:val="0"/>
        </w:rPr>
        <w:t xml:space="preserve">Write and execute SQL queries- Operators (and, or, not, like,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single"/>
          <w:shd w:fill="auto" w:val="clear"/>
          <w:vertAlign w:val="baseline"/>
          <w:rtl w:val="0"/>
        </w:rPr>
        <w:t xml:space="preserve">between, in)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94482421875" w:line="313.5945510864258" w:lineRule="auto"/>
        <w:ind w:left="1452.4200439453125" w:right="30.47607421875" w:firstLine="0.80993652343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SQL Logical Operators are essential tools used to test the truth of conditions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 SQL queries. They return boolean values such as TRUE, FALSE, or NULL,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making them invaluable for filtering, retrieving, or manipulating data. These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operators allow developers to build complex queries by combining, negating,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 comparing conditions effectively.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150146484375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Between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5858154296875" w:line="313.5944366455078" w:lineRule="auto"/>
        <w:ind w:left="1439.4599914550781" w:right="28.076171875" w:firstLine="0"/>
        <w:jc w:val="both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 BETWEEN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operator is used to test whether a value falls within a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given range of values (inclusive). The values can be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text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or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numbers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can be used in a SELECT, INSERT, UPDATE or DELETE statement. The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BETWEEN Condition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will return the records where the expression is within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range of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value1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value2.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3842773437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2617187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column_name(s)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50927734375" w:line="240" w:lineRule="auto"/>
        <w:ind w:left="1454.0400695800781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6313476562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column_name BETWEEN value1 AND value2;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472290039062" w:line="240" w:lineRule="auto"/>
        <w:ind w:left="1460.7899475097656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 Features: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170166015625" w:line="240" w:lineRule="auto"/>
        <w:ind w:left="0" w:right="1789.58862304687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Inclusive of both boundary values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273239"/>
          <w:sz w:val="22"/>
          <w:szCs w:val="22"/>
          <w:u w:val="none"/>
          <w:shd w:fill="auto" w:val="clear"/>
          <w:vertAlign w:val="baseline"/>
          <w:rtl w:val="0"/>
        </w:rPr>
        <w:t xml:space="preserve">value1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273239"/>
          <w:sz w:val="22"/>
          <w:szCs w:val="22"/>
          <w:u w:val="none"/>
          <w:shd w:fill="auto" w:val="clear"/>
          <w:vertAlign w:val="baseline"/>
          <w:rtl w:val="0"/>
        </w:rPr>
        <w:t xml:space="preserve">value2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9107666015625" w:line="240" w:lineRule="auto"/>
        <w:ind w:left="0" w:right="1481.112670898437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Simplifies queries when working with continuous ranges.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  <w:drawing>
          <wp:inline distB="19050" distT="19050" distL="19050" distR="19050">
            <wp:extent cx="5943600" cy="1990725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99755859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6733398437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385253906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44.320068359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87353515625" w:line="240" w:lineRule="auto"/>
        <w:ind w:left="1450.07995605468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BETWEEN 30000 AND 45000;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73913574218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632568359375" w:line="240" w:lineRule="auto"/>
        <w:ind w:left="147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1504950" cy="160972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69342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6896362304688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NOT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489990234375" w:line="313.59460830688477" w:lineRule="auto"/>
        <w:ind w:left="1452.4200439453125" w:right="25.67626953125" w:hanging="12.9600524902343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SQL NOT Operator is a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logical operator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used 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negate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or reverse the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of a condition in SQL queries. It is commonly used with the WHERE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clause to filter records that do not meet a specified condition, helping you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exclude certain values from your results.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64892578125" w:line="240" w:lineRule="auto"/>
        <w:ind w:left="1454.8800659179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column1, colomn2, …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7568359375" w:line="240" w:lineRule="auto"/>
        <w:ind w:left="1451.7599487304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WHERE NOT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condition;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7099609375" w:line="240" w:lineRule="auto"/>
        <w:ind w:left="0" w:right="45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5372100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7099609375" w:line="240" w:lineRule="auto"/>
        <w:ind w:left="0" w:right="45" w:firstLine="0"/>
        <w:jc w:val="right"/>
        <w:rPr>
          <w:rFonts w:ascii="Courier New" w:cs="Courier New" w:eastAsia="Courier New" w:hAnsi="Courier New"/>
          <w:color w:val="273239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  <w:shd w:fill="e0e0e0" w:val="clear"/>
        </w:rPr>
        <w:drawing>
          <wp:inline distB="114300" distT="114300" distL="114300" distR="114300">
            <wp:extent cx="6905625" cy="79375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9554443359375" w:lineRule="auto"/>
        <w:ind w:left="1470" w:right="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2505075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3571875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14300" distT="114300" distL="114300" distR="114300">
            <wp:extent cx="6905625" cy="42926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92681407928467" w:lineRule="auto"/>
        <w:ind w:left="1470" w:right="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  <w:shd w:fill="e0e0e0" w:val="clear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26765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14300" distT="114300" distL="114300" distR="114300">
            <wp:extent cx="6905625" cy="4038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7200317382812" w:right="0" w:firstLine="0"/>
        <w:jc w:val="left"/>
        <w:rPr>
          <w:rFonts w:ascii="Nunito" w:cs="Nunito" w:eastAsia="Nunito" w:hAnsi="Nunito"/>
          <w:b w:val="1"/>
          <w:color w:val="273239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</w:rPr>
        <w:drawing>
          <wp:inline distB="114300" distT="114300" distL="114300" distR="114300">
            <wp:extent cx="6905625" cy="10807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080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7200317382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Key TakeAways About NOT Operator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587646484375" w:line="430.8533477783203" w:lineRule="auto"/>
        <w:ind w:left="2528.0999755859375" w:right="71.632080078125" w:hanging="344.6099853515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NOT operator returns opposite results or negative results. It negates the boolean condition in the WHERE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singl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lause.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751953125" w:line="240" w:lineRule="auto"/>
        <w:ind w:left="0" w:right="1999.7802734375" w:firstLine="0"/>
        <w:jc w:val="righ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It is used to exclude specific data from the result set.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8.0517578125" w:line="240" w:lineRule="auto"/>
        <w:ind w:left="1461.6000366210938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highlight w:val="white"/>
          <w:u w:val="none"/>
          <w:vertAlign w:val="baseline"/>
          <w:rtl w:val="0"/>
        </w:rPr>
        <w:t xml:space="preserve">Using the NOT Operator with BETWEEN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.146484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70385742187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44.320068359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45.27999877929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NOT BETWEEN 30000 AND 45000;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7415771484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656982421875" w:line="240" w:lineRule="auto"/>
        <w:ind w:left="0" w:right="2745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2552700" cy="1485900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52197265625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color w:val="980000"/>
          <w:sz w:val="36"/>
          <w:szCs w:val="36"/>
          <w:highlight w:val="white"/>
        </w:rPr>
        <w:drawing>
          <wp:inline distB="114300" distT="114300" distL="114300" distR="114300">
            <wp:extent cx="6219825" cy="32099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IN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734130859375" w:line="313.5934066772461" w:lineRule="auto"/>
        <w:ind w:left="1439.4599914550781" w:right="27.0263671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 operator allows us to easily test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if the expression matches any value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list of values. It is used 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remove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need for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multiple OR conditions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INSERT,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UPDATE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or DELETE. We can also use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NOT IN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exclude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970401763916" w:lineRule="auto"/>
        <w:ind w:left="1460.52001953125" w:right="40.406494140625" w:hanging="21.06002807617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rows in our list. We should note that any kind of duplicate entry will be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retained.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2866210937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50585937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column_name(s)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26171875" w:line="240" w:lineRule="auto"/>
        <w:ind w:left="1454.0400695800781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2617187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column_name IN (list_of_values);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5302734375" w:line="240" w:lineRule="auto"/>
        <w:ind w:left="1460.7899475097656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 Features: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50585937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Ideal for filtering non-sequential values.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85278320312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Handles duplicates in the list of values.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0.8660888671875" w:line="232.68882751464844" w:lineRule="auto"/>
        <w:ind w:left="1463.0999755859375" w:right="45" w:firstLine="6.900024414062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5943600" cy="19907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highlight w:val="white"/>
          <w:u w:val="none"/>
          <w:vertAlign w:val="baseline"/>
          <w:rtl w:val="0"/>
        </w:rPr>
        <w:t xml:space="preserve">Example 1: Using IN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0336914062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700805664062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665283203125" w:line="240" w:lineRule="auto"/>
        <w:ind w:left="1444.320068359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 IN (30000, 40000, 25000);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55322265625" w:line="240" w:lineRule="auto"/>
        <w:ind w:left="0" w:right="2685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2628900" cy="21050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7774658203125" w:line="240" w:lineRule="auto"/>
        <w:ind w:left="1463.0999755859375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30"/>
          <w:szCs w:val="30"/>
          <w:highlight w:val="white"/>
        </w:rPr>
        <w:drawing>
          <wp:inline distB="114300" distT="114300" distL="114300" distR="114300">
            <wp:extent cx="6905625" cy="2882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highlight w:val="white"/>
          <w:u w:val="none"/>
          <w:vertAlign w:val="baseline"/>
          <w:rtl w:val="0"/>
        </w:rPr>
        <w:t xml:space="preserve">Example 2: Using the NOT Operator with IN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.1458740234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70385742187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429.6792984008789" w:lineRule="auto"/>
        <w:ind w:left="1454.5799255371094" w:right="4346.3433837890625" w:hanging="10.2598571777343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 NOT IN (25000, 30000);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861328125" w:line="240" w:lineRule="auto"/>
        <w:ind w:left="0" w:right="3030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  <w:drawing>
          <wp:inline distB="19050" distT="19050" distL="19050" distR="19050">
            <wp:extent cx="2190750" cy="260985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color w:val="980000"/>
          <w:sz w:val="36"/>
          <w:szCs w:val="36"/>
          <w:highlight w:val="white"/>
        </w:rPr>
        <w:drawing>
          <wp:inline distB="114300" distT="114300" distL="114300" distR="114300">
            <wp:extent cx="6905625" cy="31369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AND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7646484375" w:line="313.5897731781006" w:lineRule="auto"/>
        <w:ind w:left="1452.4200439453125" w:right="57.50732421875" w:hanging="12.960052490234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AND operator allows you 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filter data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based on multiple conditions, all of which must be true for the record to be included in the result set.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469726562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4482421875" w:line="240" w:lineRule="auto"/>
        <w:ind w:left="1439.4599914550781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syntax to use the AND operator in SQL is: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29296875" w:line="327.22726821899414" w:lineRule="auto"/>
        <w:ind w:left="1448.0999755859375" w:right="20.63232421875" w:firstLine="0.27008056640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SELECT * FROM table_name WHERE condition1 AND condition2 AND …conditionN;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71337890625" w:line="240" w:lineRule="auto"/>
        <w:ind w:left="1460.7899475097656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Here,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903320312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name of the table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8048095703125" w:line="698.1391525268555" w:lineRule="auto"/>
        <w:ind w:left="1456.9200134277344" w:right="1068.82568359375" w:firstLine="726.5699768066406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condition1,2,..N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first condition, second condition, and so on.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OR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2021484375" w:line="313.5897731781006" w:lineRule="auto"/>
        <w:ind w:left="1439.4599914550781" w:right="39.17358398437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OR Operator in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SQL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displays the records where any one condition is true, i.e. either condition1 or condition2 is True.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372070312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9033203125" w:line="240" w:lineRule="auto"/>
        <w:ind w:left="1439.4599914550781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syntax to use the OR operator in SQL is: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536376953125" w:line="327.23450660705566" w:lineRule="auto"/>
        <w:ind w:left="1452.1499633789062" w:right="16.52099609375" w:hanging="3.7799072265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SELECT * FROM table_name WHERE condition1 OR condition2 OR… conditionN;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70483398437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name of the table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8497314453125" w:line="240" w:lineRule="auto"/>
        <w:ind w:left="0" w:right="1170.61523437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condition1,2,..N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first condition, second condition, and so on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SQL AND and OR Operator Examples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1767578125" w:line="239.1417360305786" w:lineRule="auto"/>
        <w:ind w:left="1470" w:right="0" w:firstLine="4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28289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3124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23114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4352925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2818126678467" w:lineRule="auto"/>
        <w:ind w:left="1452.4200439453125" w:right="34.554443359375" w:firstLine="7.01995849609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highlight w:val="white"/>
        </w:rPr>
        <w:drawing>
          <wp:inline distB="114300" distT="114300" distL="114300" distR="114300">
            <wp:extent cx="6905625" cy="2108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Combining AND and OR Operators in SQL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Combining AND and OR Operators in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allows the creation of complex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conditions in queries. This helps in filtering data on multiple conditions.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280883789062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59814453125" w:line="240" w:lineRule="auto"/>
        <w:ind w:left="1453.2299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 to use AND and OR operator in one statement in SQL is: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5981445312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* 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630981445312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condition1 AND (condition2 OR condition3);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righ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  <w:drawing>
          <wp:inline distB="19050" distT="19050" distL="19050" distR="19050">
            <wp:extent cx="5943600" cy="27336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.0218086242676" w:lineRule="auto"/>
        <w:ind w:left="1455.4800415039062" w:right="126.1767578125" w:hanging="8.0099487304687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color w:val="273239"/>
          <w:sz w:val="36"/>
          <w:szCs w:val="36"/>
          <w:highlight w:val="white"/>
        </w:rPr>
        <w:drawing>
          <wp:inline distB="114300" distT="114300" distL="114300" distR="114300">
            <wp:extent cx="6905625" cy="187960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1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Important Points About SQL AND and OR Operators</w:t>
      </w:r>
      <w:r w:rsidDel="00000000" w:rsidR="00000000" w:rsidRPr="00000000">
        <w:rPr>
          <w:rFonts w:ascii="Nunito" w:cs="Nunito" w:eastAsia="Nunito" w:hAnsi="Nunito"/>
          <w:b w:val="1"/>
          <w:i w:val="1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SQL AND operator is used to combine multiple conditions, where all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conditions must be true for the row to be included in the result set.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OR operator is used to combine multiple conditions, where at least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one of the conditions must be true for the row to be included in the result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set.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5302734375" w:line="430.8519172668457" w:lineRule="auto"/>
        <w:ind w:left="1463.489990234375" w:right="695.9613037109375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Any kind of condition, including equality, inequality, comparison, and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logical operators, can be utilized with the AND and OR operators.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AND operator is more important than the OR operator. In other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words, when both are used in the same SQL statement, the AND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operator will be executed first. To change the order of evaluation,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parentheses can be used.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0.8461380004883" w:lineRule="auto"/>
        <w:ind w:left="1901.0699462890625" w:right="602.001953125" w:hanging="437.579956054687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You can employ the AND and OR operators inside of other conditions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because they can both be nested.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06884765625" w:line="240" w:lineRule="auto"/>
        <w:ind w:left="1466.0400390625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2"/>
          <w:szCs w:val="42"/>
          <w:highlight w:val="white"/>
          <w:u w:val="none"/>
          <w:vertAlign w:val="baseline"/>
          <w:rtl w:val="0"/>
        </w:rPr>
        <w:t xml:space="preserve">SQL LIKE Operator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2"/>
          <w:szCs w:val="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4482421875" w:line="327.22726821899414" w:lineRule="auto"/>
        <w:ind w:left="1450.260009765625" w:right="28.258056640625" w:hanging="10.80001831054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SQL LIKE operator is used for performing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pattern-based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searches in a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database. It is used in combination with the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clause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filter records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based on specified patterns, making it essential for any database-driven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application that requires flexible search functionality.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LIKE operator is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case-insensitive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by default in most database systems. This means that if you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search for “apple” using the LIKE operator, it will return results that include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“Apple”, “APPLE”, “aPpLe”, and so on.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712768554687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63403320312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column1, column2, …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8720703125" w:line="240" w:lineRule="auto"/>
        <w:ind w:left="1454.0400695800781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872070312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column_name LIKE pattern;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43872070312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column_name: The column to be searched.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852783203125" w:line="430.86058616638184" w:lineRule="auto"/>
        <w:ind w:left="2532.4200439453125" w:right="908.3551025390625" w:hanging="348.9300537109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pattern: The pattern to search for, which can include wildcard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characters.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06695556640625" w:line="327.22726821899414" w:lineRule="auto"/>
        <w:ind w:left="1457.550048828125" w:right="41.39404296875" w:firstLine="5.939941406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making the LIKE operator case-sensitive, you can use the “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BINARY”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keyword in MySQL or the “COLLATE” keyword in other database systems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7899475097656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For example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77978515625" w:line="240" w:lineRule="auto"/>
        <w:ind w:left="1454.8800659179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products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LIKE BINARY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'apple%'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334716796875" w:line="327.2417449951172" w:lineRule="auto"/>
        <w:ind w:left="1456.199951171875" w:right="33.682861328125" w:hanging="16.739959716796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his following query will only return products whose name starts with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“apple” and is spelled exactly like that, without capital letters.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726318359375" w:line="240" w:lineRule="auto"/>
        <w:ind w:left="147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sectPr>
          <w:pgSz w:h="15840" w:w="12240" w:orient="portrait"/>
          <w:pgMar w:bottom="0" w:top="1420.15625" w:left="0" w:right="136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1342067718506" w:lineRule="auto"/>
        <w:ind w:left="1470" w:right="4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90" w:firstLine="0"/>
        <w:jc w:val="center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SQL LIKE Application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4788818359375" w:line="327.22729682922363" w:lineRule="auto"/>
        <w:ind w:left="1439.4599914550781" w:right="28.91357421875" w:hanging="1.3499450683593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LIKE operator is extremely resourceful in situations such as address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filtering wherein we know only a segment or a portion of the entire address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(such as locality or city) and would like to retrieve results based on that. The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wildcards can be resourcefully exploited to yield even better and more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filtered tuples based on the requirement.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7200317382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Key Takeaways About LIKE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48193359375" w:line="430.8533477783203" w:lineRule="auto"/>
        <w:ind w:left="2183.489990234375" w:right="230.120849609375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LIKE operator is used to search for specific patterns in a column.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It is mostly used with WHERE clause for finding or filtering specific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data.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556640625" w:line="430.8750343322754" w:lineRule="auto"/>
        <w:ind w:left="2529.4500732421875" w:right="1177.8143310546875" w:hanging="345.96008300781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Like Operator is case-insensitive by default, to make it case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sensitive, we can use BINARY keyword.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3125" w:line="430.86058616638184" w:lineRule="auto"/>
        <w:ind w:left="2528.0999755859375" w:right="45.172119140625" w:hanging="344.6099853515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LIKE operator has 4 wild cards, which we can use with LIKE operator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specify the filter. The wild cards are: %,_,[] and -.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6018066406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yellow"/>
          <w:u w:val="none"/>
          <w:vertAlign w:val="baseline"/>
          <w:rtl w:val="0"/>
        </w:rPr>
        <w:t xml:space="preserve">Queries for Practice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Customer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Customer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customer_id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5434570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 VARCHAR2(100),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email VARCHAR2(100) UNIQUE,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phone VARCHAR2(15),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3.2179260253906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address VARCHAR2(255)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451.3400268554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802856445312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Product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Product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product_id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 VARCHAR2(100),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6606445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category VARCHAR2(50),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price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1.32797241210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stock_quantity NUMBER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1.3400268554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409179687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Orders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3554687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Order_Details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order_id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customer_id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order_date 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482421875" w:line="240" w:lineRule="auto"/>
        <w:ind w:left="1718.09799194335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total_amount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313.5897731781006" w:lineRule="auto"/>
        <w:ind w:left="1451.3400268554688" w:right="1078.1036376953125" w:firstLine="290.787963867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FOREIGN KEY (customer_id) REFERENCES Customer(customer_id)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52832031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Order Items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5434570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Order_Item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order_id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product_id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quantity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32797241210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subtotal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9658203125" w:line="240" w:lineRule="auto"/>
        <w:ind w:left="1742.127990722656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PRIMARY KEY (order_id, product_id),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51.3400268554688" w:right="1469.781494140625" w:firstLine="290.787963867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FOREIGN KEY (order_id) REFERENCES Order_Details(order_id),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FOREIGN KEY (product_id) REFERENCES Product(product_id)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91894531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Employee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Employee1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employee_id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 VARCHAR2(100),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512939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role VARCHAR2(50),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1.32797241210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salary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hire_date DATE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1.3400268554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1.3400268554688" w:right="0" w:firstLine="0"/>
        <w:jc w:val="left"/>
        <w:rPr>
          <w:rFonts w:ascii="Nunito" w:cs="Nunito" w:eastAsia="Nunito" w:hAnsi="Nunito"/>
          <w:sz w:val="27"/>
          <w:szCs w:val="27"/>
          <w:highlight w:val="white"/>
        </w:rPr>
      </w:pPr>
      <w:r w:rsidDel="00000000" w:rsidR="00000000" w:rsidRPr="00000000">
        <w:rPr>
          <w:rFonts w:ascii="Nunito" w:cs="Nunito" w:eastAsia="Nunito" w:hAnsi="Nunito"/>
          <w:sz w:val="27"/>
          <w:szCs w:val="27"/>
          <w:highlight w:val="white"/>
        </w:rPr>
        <w:drawing>
          <wp:inline distB="114300" distT="114300" distL="114300" distR="114300">
            <wp:extent cx="6905625" cy="78359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Customers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313.59460830688477" w:lineRule="auto"/>
        <w:ind w:left="1463.489990234375" w:right="204.028320312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(1,'Alice Johnson', 'alice@gmail.com', '9876543210', 'New York');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(2, 'Bob Smith', 'bob@yahoo.com', '9123456789', 'Los Angeles');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(3, 'Charlie Brown', 'charlie@outlook.com', '9998887776', 'Chicago');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(4, 'David Miller', 'david@gmail.com', '8765432109', 'Miami');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(5, 'Emily Davis', 'emily@hotmail.com', '7654321098', 'New York');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18669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66870117187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Products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43.5099792480469" w:right="58.7365722656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 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 (1, 'Milk', 'Dairy', 2.50, 50);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187267303467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858398437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(2, 'Bread', 'Bakery', 1.80, 30);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762695312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(3, 'Eggs', 'Dairy', 3.20, 40);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(4, 'Chicken', 'Meat', 7.50, 20);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313.6042785644531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0727539062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(5, 'Apples', 'Fruit', 1.20, 60);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313.5897731781006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(6, 'Orange Juice', 'Beverage', 3.50, 25);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3937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409179687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Orders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35546875" w:line="313.589773178100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(1, 1, TO_DATE('2024-01-10',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10.50);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97040176391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(2, 2, TO_DATE('2024-01-12',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15.20);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8662109375" w:line="313.589773178100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(3, 3, TO_DATE('2024-02-01',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20.80);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5673828125" w:line="313.589773178100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(4, 4, TO_DATE('2024-02-05',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30.00);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042785644531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(5, 5, TO_DATE('2024-02-10',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25.50);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19177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3635253906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Employees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6187267303467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55322265625" w:line="313.5897731781006" w:lineRule="auto"/>
        <w:ind w:left="1457.550048828125" w:right="55.249023437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(1, 'Michael Scott', 'Manager', 75000.00, TO_DATE('2020-05-10',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897731781006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897731781006" w:lineRule="auto"/>
        <w:ind w:left="1457.550048828125" w:right="64.69726562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(2, 'Jim Halpert', 'Cashier', 30000.00, TO_DATE('2021-08-15',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897731781006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897731781006" w:lineRule="auto"/>
        <w:ind w:left="1457.550048828125" w:right="57.773437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(3, 'Pam Beesly', 'Sales Associate', 28000.00, TO_DATE('2022-02-20',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187267303467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248046875" w:line="313.5897731781006" w:lineRule="auto"/>
        <w:ind w:left="1457.550048828125" w:right="68.1835937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(4, 'Dwight Schrute', 'Supervisor', 50000.00, TO_DATE('2019-11-30',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187267303467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248046875" w:line="313.5897731781006" w:lineRule="auto"/>
        <w:ind w:left="1457.550048828125" w:right="66.16821289062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(5, 'Kevin Malone', 'Cashier', 29000.00, TO_DATE('2023-03-10',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3390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2.118530273437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AND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378906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307.891845703125" w:firstLine="0"/>
        <w:jc w:val="righ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address = 'New York' AND email LIKE '%@gmail.com';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64262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307.891845703125" w:firstLine="0"/>
        <w:jc w:val="righ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7158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Product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0" w:firstLine="0"/>
        <w:jc w:val="center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category = 'Dairy' AND stock_quantity &gt; 20;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4064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1821289062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OR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35156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role = 'Manager' OR role = 'Supervisor';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411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4106445312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Order_Details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303.2062339782715" w:lineRule="auto"/>
        <w:ind w:left="1456.199951171875" w:right="25.550537109375" w:hanging="6.47994995117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order_date = TO_DATE('2024-01-10', 'YYYY-MM-DD') OR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order_date = TO_DATE('2024-02-05', 'YYYY-MM-DD');</w:t>
      </w:r>
      <w:ins w:author="Sharvayu.Zade Btech2023" w:id="0" w:date="2025-02-18T04:57:59Z">
        <w:r w:rsidDel="00000000" w:rsidR="00000000" w:rsidRPr="00000000">
          <w:rPr>
            <w:rFonts w:ascii="Roboto Mono" w:cs="Roboto Mono" w:eastAsia="Roboto Mono" w:hAnsi="Roboto Mono"/>
            <w:b w:val="0"/>
            <w:i w:val="0"/>
            <w:smallCaps w:val="0"/>
            <w:strike w:val="0"/>
            <w:color w:val="188038"/>
            <w:sz w:val="27"/>
            <w:szCs w:val="27"/>
            <w:highlight w:val="white"/>
            <w:u w:val="none"/>
            <w:vertAlign w:val="baseline"/>
          </w:rPr>
          <w:drawing>
            <wp:inline distB="114300" distT="114300" distL="114300" distR="114300">
              <wp:extent cx="6905625" cy="990600"/>
              <wp:effectExtent b="0" l="0" r="0" t="0"/>
              <wp:docPr id="30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3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05625" cy="990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NOT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9379882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address NOT LIKE '%New York%';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99949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999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1054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role NOT IN ('Cashier');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50419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56054687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LIKE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9257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name LIKE 'A%';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638925" cy="1058227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058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727783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4033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email LIKE '%hotmail%';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648450" cy="95631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3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56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5727539062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BETWEEN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9257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Product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price BETWEEN 2 AND 5;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48387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177856445312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303.2351303100586" w:lineRule="auto"/>
        <w:ind w:left="1505.0700378417969" w:right="35.367431640625" w:hanging="55.3500366210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hire_date BETWEEN TO_DATE('2021-01-01',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'YYYY-MM-DD') AND TO_DATE('2023-12-31', 'YYYY-MM-DD');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817321777343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Order_Details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09814453125" w:line="303.2351303100586" w:lineRule="auto"/>
        <w:ind w:left="1505.0700378417969" w:right="23.341064453125" w:hanging="55.3500366210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order_date BETWEEN TO_DATE('2024-02-01',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'YYYY-MM-DD') AND TO_DATE('2024-02-28', 'YYYY-MM-DD');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905625" cy="1358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6️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7817382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0" w:right="631.81396484375" w:firstLine="0"/>
        <w:jc w:val="righ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address IN ('New York', 'Los Angeles', 'Miami');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8623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862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174804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Product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category IN ('Dairy', 'Bakery');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905625" cy="4521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565429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09179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role IN ('Cashier', 'Sales Associate');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905625" cy="4800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420.15625" w:left="0" w:right="1365" w:header="0" w:footer="720"/>
      <w:cols w:equalWidth="0" w:num="1">
        <w:col w:space="0" w:w="108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19.png"/><Relationship Id="rId42" Type="http://schemas.openxmlformats.org/officeDocument/2006/relationships/image" Target="media/image33.png"/><Relationship Id="rId41" Type="http://schemas.openxmlformats.org/officeDocument/2006/relationships/image" Target="media/image5.png"/><Relationship Id="rId22" Type="http://schemas.openxmlformats.org/officeDocument/2006/relationships/image" Target="media/image41.png"/><Relationship Id="rId44" Type="http://schemas.openxmlformats.org/officeDocument/2006/relationships/image" Target="media/image6.png"/><Relationship Id="rId21" Type="http://schemas.openxmlformats.org/officeDocument/2006/relationships/image" Target="media/image25.png"/><Relationship Id="rId43" Type="http://schemas.openxmlformats.org/officeDocument/2006/relationships/image" Target="media/image22.png"/><Relationship Id="rId24" Type="http://schemas.openxmlformats.org/officeDocument/2006/relationships/image" Target="media/image20.png"/><Relationship Id="rId46" Type="http://schemas.openxmlformats.org/officeDocument/2006/relationships/image" Target="media/image23.png"/><Relationship Id="rId23" Type="http://schemas.openxmlformats.org/officeDocument/2006/relationships/image" Target="media/image12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26" Type="http://schemas.openxmlformats.org/officeDocument/2006/relationships/image" Target="media/image26.png"/><Relationship Id="rId25" Type="http://schemas.openxmlformats.org/officeDocument/2006/relationships/image" Target="media/image31.png"/><Relationship Id="rId47" Type="http://schemas.openxmlformats.org/officeDocument/2006/relationships/image" Target="media/image1.png"/><Relationship Id="rId28" Type="http://schemas.openxmlformats.org/officeDocument/2006/relationships/image" Target="media/image18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3.png"/><Relationship Id="rId7" Type="http://schemas.openxmlformats.org/officeDocument/2006/relationships/image" Target="media/image36.png"/><Relationship Id="rId8" Type="http://schemas.openxmlformats.org/officeDocument/2006/relationships/image" Target="media/image24.png"/><Relationship Id="rId31" Type="http://schemas.openxmlformats.org/officeDocument/2006/relationships/image" Target="media/image40.png"/><Relationship Id="rId30" Type="http://schemas.openxmlformats.org/officeDocument/2006/relationships/image" Target="media/image30.png"/><Relationship Id="rId11" Type="http://schemas.openxmlformats.org/officeDocument/2006/relationships/image" Target="media/image27.png"/><Relationship Id="rId33" Type="http://schemas.openxmlformats.org/officeDocument/2006/relationships/image" Target="media/image32.png"/><Relationship Id="rId10" Type="http://schemas.openxmlformats.org/officeDocument/2006/relationships/image" Target="media/image14.png"/><Relationship Id="rId32" Type="http://schemas.openxmlformats.org/officeDocument/2006/relationships/image" Target="media/image38.png"/><Relationship Id="rId13" Type="http://schemas.openxmlformats.org/officeDocument/2006/relationships/image" Target="media/image21.png"/><Relationship Id="rId35" Type="http://schemas.openxmlformats.org/officeDocument/2006/relationships/image" Target="media/image13.png"/><Relationship Id="rId12" Type="http://schemas.openxmlformats.org/officeDocument/2006/relationships/image" Target="media/image34.png"/><Relationship Id="rId34" Type="http://schemas.openxmlformats.org/officeDocument/2006/relationships/image" Target="media/image3.png"/><Relationship Id="rId15" Type="http://schemas.openxmlformats.org/officeDocument/2006/relationships/image" Target="media/image15.png"/><Relationship Id="rId37" Type="http://schemas.openxmlformats.org/officeDocument/2006/relationships/image" Target="media/image4.png"/><Relationship Id="rId14" Type="http://schemas.openxmlformats.org/officeDocument/2006/relationships/image" Target="media/image7.png"/><Relationship Id="rId36" Type="http://schemas.openxmlformats.org/officeDocument/2006/relationships/image" Target="media/image28.png"/><Relationship Id="rId17" Type="http://schemas.openxmlformats.org/officeDocument/2006/relationships/image" Target="media/image37.png"/><Relationship Id="rId39" Type="http://schemas.openxmlformats.org/officeDocument/2006/relationships/image" Target="media/image35.png"/><Relationship Id="rId16" Type="http://schemas.openxmlformats.org/officeDocument/2006/relationships/image" Target="media/image9.png"/><Relationship Id="rId38" Type="http://schemas.openxmlformats.org/officeDocument/2006/relationships/image" Target="media/image29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